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start"/>
            </w:pPr>
            <w:r>
              <w:rPr>
                <w:rFonts w:ascii="David" w:cs="David" w:eastAsia="David" w:hAnsi="David"/>
                <w:b/>
                <w:bCs/>
                <w:sz w:val="26"/>
                <w:szCs w:val="26"/>
                <w:rtl/>
              </w:rPr>
              <w:t xml:space="preserve">בבית המשפט לענייני משפחה בחדרה</w:t>
            </w:r>
          </w:p>
        </w:tc>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end"/>
            </w:pPr>
            <w:r>
              <w:rPr>
                <w:rFonts w:ascii="David" w:cs="David" w:eastAsia="David" w:hAnsi="David"/>
                <w:b/>
                <w:bCs/>
                <w:sz w:val="26"/>
                <w:szCs w:val="26"/>
                <w:rtl/>
              </w:rPr>
              <w:t xml:space="preserve">מספר תיק: </w:t>
            </w:r>
            <w:r>
              <w:rPr>
                <w:rFonts w:ascii="David" w:cs="David" w:eastAsia="David" w:hAnsi="David"/>
                <w:b w:val="false"/>
                <w:bCs w:val="false"/>
                <w:sz w:val="24"/>
                <w:szCs w:val="24"/>
                <w:rtl/>
              </w:rPr>
              <w:t xml:space="preserve">______________</w:t>
            </w:r>
            <w:r>
              <w:rPr>
                <w:rFonts w:ascii="David" w:cs="David" w:eastAsia="David" w:hAnsi="David"/>
                <w:b w:val="false"/>
                <w:bCs w:val="false"/>
                <w:sz w:val="26"/>
                <w:szCs w:val="26"/>
                <w:rtl/>
              </w:rPr>
              <w:t xml:space="preserve"> </w:t>
            </w:r>
          </w:p>
        </w:tc>
      </w:tr>
    </w:tbl>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20" w:before="0" w:line="360" w:lineRule="auto"/>
        <w:jc w:val="both"/>
      </w:pPr>
      <w:r>
        <w:rPr>
          <w:rFonts w:ascii="David" w:cs="David" w:eastAsia="David" w:hAnsi="David"/>
          <w:b/>
          <w:bCs/>
          <w:sz w:val="24"/>
          <w:szCs w:val="24"/>
          <w:rtl/>
        </w:rPr>
        <w:t xml:space="preserve">המבקש:</w:t>
      </w:r>
      <w:r>
        <w:rPr>
          <w:rFonts w:ascii="David" w:cs="David" w:eastAsia="David" w:hAnsi="David"/>
          <w:b w:val="false"/>
          <w:bCs w:val="false"/>
          <w:sz w:val="24"/>
          <w:szCs w:val="24"/>
          <w:rtl/>
        </w:rPr>
        <w:t xml:space="preserve">		______________ (שם מלא), ת.ז. ______________</w:t>
      </w:r>
    </w:p>
    <w:p>
      <w:pPr>
        <w:bidi/>
        <w:spacing w:after="0" w:before="0" w:line="360" w:lineRule="auto"/>
        <w:jc w:val="both"/>
      </w:pPr>
      <w:r>
        <w:rPr>
          <w:rFonts w:ascii="David" w:cs="David" w:eastAsia="David" w:hAnsi="David"/>
          <w:b w:val="false"/>
          <w:bCs w:val="false"/>
          <w:sz w:val="24"/>
          <w:szCs w:val="24"/>
          <w:rtl/>
        </w:rPr>
        <w:t xml:space="preserve">			יליד אתיופיה, עולה</w:t>
      </w:r>
    </w:p>
    <w:p>
      <w:pPr>
        <w:bidi/>
        <w:spacing w:after="0" w:before="0" w:line="360" w:lineRule="auto"/>
        <w:jc w:val="both"/>
      </w:pPr>
      <w:r>
        <w:rPr>
          <w:rFonts w:ascii="David" w:cs="David" w:eastAsia="David" w:hAnsi="David"/>
          <w:b w:val="false"/>
          <w:bCs w:val="false"/>
          <w:sz w:val="24"/>
          <w:szCs w:val="24"/>
          <w:rtl/>
        </w:rPr>
        <w:t xml:space="preserve">			מרחוב ______________ (רחוב ומספר), ______________ (עיר)</w:t>
      </w:r>
    </w:p>
    <w:p>
      <w:pPr>
        <w:bidi/>
        <w:spacing w:after="0" w:before="0" w:line="360" w:lineRule="auto"/>
        <w:jc w:val="both"/>
      </w:pPr>
      <w:r>
        <w:rPr>
          <w:rFonts w:ascii="David" w:cs="David" w:eastAsia="David" w:hAnsi="David"/>
          <w:b w:val="false"/>
          <w:bCs w:val="false"/>
          <w:sz w:val="24"/>
          <w:szCs w:val="24"/>
          <w:rtl/>
        </w:rPr>
        <w:t xml:space="preserve">			ע"י ב"כ עו"ד ______________ (שם), מ.ר. ______________</w:t>
      </w:r>
    </w:p>
    <w:p>
      <w:pPr>
        <w:bidi/>
        <w:spacing w:after="120" w:before="0" w:line="360" w:lineRule="auto"/>
        <w:jc w:val="both"/>
      </w:pPr>
      <w:r>
        <w:rPr>
          <w:rFonts w:ascii="David" w:cs="David" w:eastAsia="David" w:hAnsi="David"/>
          <w:b w:val="false"/>
          <w:bCs w:val="false"/>
          <w:sz w:val="24"/>
          <w:szCs w:val="24"/>
          <w:rtl/>
        </w:rPr>
        <w:t xml:space="preserve">			מרחוב ______________ (כתובת המשרד) ; טל' ______________ ; דוא"ל ______________</w:t>
      </w:r>
    </w:p>
    <w:p>
      <w:pPr>
        <w:bidi/>
        <w:spacing w:after="60" w:before="60" w:line="360" w:lineRule="auto"/>
        <w:jc w:val="center"/>
      </w:pPr>
      <w:r>
        <w:rPr>
          <w:rFonts w:ascii="David" w:cs="David" w:eastAsia="David" w:hAnsi="David"/>
          <w:b/>
          <w:bCs/>
          <w:sz w:val="24"/>
          <w:szCs w:val="24"/>
          <w:rtl/>
        </w:rPr>
        <w:t xml:space="preserve">- נ ג ד -</w:t>
      </w:r>
    </w:p>
    <w:p>
      <w:pPr>
        <w:bidi/>
        <w:spacing w:after="120" w:before="0" w:line="360" w:lineRule="auto"/>
        <w:jc w:val="both"/>
      </w:pPr>
      <w:r>
        <w:rPr>
          <w:rFonts w:ascii="David" w:cs="David" w:eastAsia="David" w:hAnsi="David"/>
          <w:b/>
          <w:bCs/>
          <w:sz w:val="24"/>
          <w:szCs w:val="24"/>
          <w:rtl/>
        </w:rPr>
        <w:t xml:space="preserve">המשיב:</w:t>
      </w:r>
      <w:r>
        <w:rPr>
          <w:rFonts w:ascii="David" w:cs="David" w:eastAsia="David" w:hAnsi="David"/>
          <w:b w:val="false"/>
          <w:bCs w:val="false"/>
          <w:sz w:val="24"/>
          <w:szCs w:val="24"/>
          <w:rtl/>
        </w:rPr>
        <w:t xml:space="preserve">		היועץ המשפטי לממשלה</w:t>
      </w:r>
    </w:p>
    <w:p>
      <w:pPr>
        <w:bidi/>
        <w:spacing w:after="0" w:before="0" w:line="360" w:lineRule="auto"/>
        <w:jc w:val="both"/>
      </w:pPr>
      <w:r>
        <w:rPr>
          <w:rFonts w:ascii="David" w:cs="David" w:eastAsia="David" w:hAnsi="David"/>
          <w:b w:val="false"/>
          <w:bCs w:val="false"/>
          <w:sz w:val="24"/>
          <w:szCs w:val="24"/>
          <w:rtl/>
        </w:rPr>
        <w:t xml:space="preserve">			באמצעות פרקליטות מחוז חיפה (אזרחי)</w:t>
      </w:r>
    </w:p>
    <w:p>
      <w:pPr>
        <w:bidi/>
        <w:spacing w:after="120" w:before="0" w:line="360" w:lineRule="auto"/>
        <w:jc w:val="both"/>
      </w:pPr>
      <w:r>
        <w:rPr>
          <w:rFonts w:ascii="David" w:cs="David" w:eastAsia="David" w:hAnsi="David"/>
          <w:b w:val="false"/>
          <w:bCs w:val="false"/>
          <w:sz w:val="24"/>
          <w:szCs w:val="24"/>
          <w:rtl/>
        </w:rPr>
        <w:t xml:space="preserve">			(פקיד הרישום במשרד הפנים – רשות האוכלוסין וההגירה יצווה לבצע את התיקון)</w:t>
      </w:r>
    </w:p>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60" w:before="160" w:line="360" w:lineRule="auto"/>
        <w:jc w:val="center"/>
      </w:pPr>
      <w:r>
        <w:rPr>
          <w:rFonts w:ascii="David" w:cs="David" w:eastAsia="David" w:hAnsi="David"/>
          <w:b/>
          <w:bCs/>
          <w:sz w:val="40"/>
          <w:szCs w:val="40"/>
          <w:u w:val="double"/>
          <w:rtl/>
        </w:rPr>
        <w:t xml:space="preserve">בקשה לקביעת גיל</w:t>
      </w:r>
    </w:p>
    <w:p>
      <w:pPr>
        <w:bidi/>
        <w:spacing w:after="220" w:before="0" w:line="360" w:lineRule="auto"/>
        <w:jc w:val="center"/>
      </w:pPr>
      <w:r>
        <w:rPr>
          <w:rFonts w:ascii="David" w:cs="David" w:eastAsia="David" w:hAnsi="David"/>
          <w:b/>
          <w:bCs/>
          <w:sz w:val="24"/>
          <w:szCs w:val="24"/>
          <w:rtl/>
        </w:rPr>
        <w:t xml:space="preserve">(למתן פסק דין הצהרתי – לפי חוק קביעת גיל, התשכ"ד–1963)</w:t>
      </w:r>
    </w:p>
    <w:p>
      <w:pPr>
        <w:bidi/>
        <w:spacing w:after="120" w:before="0" w:line="360" w:lineRule="auto"/>
        <w:jc w:val="both"/>
      </w:pPr>
      <w:r>
        <w:rPr>
          <w:rFonts w:ascii="David" w:cs="David" w:eastAsia="David" w:hAnsi="David"/>
          <w:b w:val="false"/>
          <w:bCs w:val="false"/>
          <w:sz w:val="24"/>
          <w:szCs w:val="24"/>
          <w:rtl/>
        </w:rPr>
        <w:t xml:space="preserve">בית המשפט הנכבד מתבקש בזאת ליתן פסק דין הצהרתי הקובע כי שנת לידתו הנכונה של המבקש היא 1970 (שנת 1962 לפי הלוח האתיופי), חלף שנת 1976 הרשומה כיום, </w:t>
      </w:r>
      <w:del w:id="100" w:author="Claude" w:date="2026-09-15T00:00:00Z">
        <w:r>
          <w:rPr>
            <w:rFonts w:ascii="David" w:cs="David" w:eastAsia="David" w:hAnsi="David"/>
            <w:b w:val="false"/>
            <w:bCs w:val="false"/>
            <w:sz w:val="24"/>
            <w:szCs w:val="24"/>
            <w:rtl/>
          </w:rPr>
          <w:delText xml:space="preserve">וכי בהתאם לכך מלאו למבקש 56 שנים (חלף 50 שנים הרשומות), </w:delText>
        </w:r>
      </w:del>
      <w:r>
        <w:rPr>
          <w:rFonts w:ascii="David" w:cs="David" w:eastAsia="David" w:hAnsi="David"/>
          <w:b w:val="false"/>
          <w:bCs w:val="false"/>
          <w:sz w:val="24"/>
          <w:szCs w:val="24"/>
          <w:rtl/>
        </w:rPr>
        <w:t xml:space="preserve">וכן להורות על תיקון מועד לידתו וגילו של המבקש במרשם האוכלוסין ובתעודת הזהות בהתאם; ואלה נימוקי הבקשה:</w:t>
      </w:r>
    </w:p>
    <w:p>
      <w:pPr>
        <w:bidi/>
        <w:spacing w:after="120" w:before="240" w:line="360" w:lineRule="auto"/>
        <w:jc w:val="start"/>
      </w:pPr>
      <w:r>
        <w:rPr>
          <w:rFonts w:ascii="David" w:cs="David" w:eastAsia="David" w:hAnsi="David"/>
          <w:b/>
          <w:bCs/>
          <w:sz w:val="24"/>
          <w:szCs w:val="24"/>
          <w:u w:val="single"/>
          <w:rtl/>
        </w:rPr>
        <w:t xml:space="preserve">מהות הבקשה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עניינה של בקשה זו בעתירת המבקש, יליד אתיופיה, לתיקון שנת לידתו הרשומה במרשם האוכלוסין. שנת לידתו נרשמה בעת עלייתו ארצה על דרך אומדן מנהלי בלבד, בהיעדר תעודת לידה, ונפל בה פער של שש שנים: בעוד שלפי הרישום המבקש יליד 1976 וגילו 50 שנים, הרי שגילו הנכון הוא 56 שנים והוא יליד 1970 (שנת 1962 לפי הלוח האתיופי). הבקשה נסמכת על תעודת לידה רשמית מאתיופיה ועל עדותו הישירה של אבי המבקש, הזוכר היטב את מועד לידת בנו בכורו.</w:t>
      </w:r>
    </w:p>
    <w:p>
      <w:pPr>
        <w:bidi/>
        <w:spacing w:after="120" w:before="240" w:line="360" w:lineRule="auto"/>
        <w:jc w:val="start"/>
      </w:pPr>
      <w:r>
        <w:rPr>
          <w:rFonts w:ascii="David" w:cs="David" w:eastAsia="David" w:hAnsi="David"/>
          <w:b/>
          <w:bCs/>
          <w:sz w:val="24"/>
          <w:szCs w:val="24"/>
          <w:u w:val="single"/>
          <w:rtl/>
        </w:rPr>
        <w:t xml:space="preserve">הצדדים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הוא עולה מאתיופיה, אשר עלה ארצה והשתקע בישראל, ומתגורר כיום בתחום השיפוט של בית משפט נכבד זה.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המשיב, היועץ המשפטי לממשלה (באמצעות פרקליטות מחוז חיפה), מצורף כמשיב פורמלי לשם שמירה על האינטרס הציבורי שברישום. פקיד הרישום במשרד הפנים – רשות האוכלוסין וההגירה הוא הגורם שיצווה לבצע את תיקון הרישום מכוח פסק הדין.</w:t>
      </w:r>
    </w:p>
    <w:p>
      <w:pPr>
        <w:bidi/>
        <w:spacing w:after="120" w:before="240" w:line="360" w:lineRule="auto"/>
        <w:jc w:val="start"/>
      </w:pPr>
      <w:r>
        <w:rPr>
          <w:rFonts w:ascii="David" w:cs="David" w:eastAsia="David" w:hAnsi="David"/>
          <w:b/>
          <w:bCs/>
          <w:sz w:val="24"/>
          <w:szCs w:val="24"/>
          <w:u w:val="single"/>
          <w:rtl/>
        </w:rPr>
        <w:t xml:space="preserve">הרקע העובדתי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נולד בכפר אינדגנה שבאתיופיה. בכפר זה לא התנהל בעת לידתו כל רישום לידה רשמי, ותאריכי לידה נודעו מפי בני המשפחה בלבד.</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הוא בנו הבכור של אביו, מר ביינה צגייה. כאשר אמו של המבקש הייתה בחודש החמישי להריונה, נפרד ממנה האב, ובני הזוג חדלו לחיות יחד.</w:t>
      </w:r>
      <w:commentRangeStart w:id="0"/>
      <w:ins w:id="101" w:author="Claude" w:date="2026-09-15T00:00:00Z">
        <w:r>
          <w:rPr>
            <w:rFonts w:ascii="David" w:cs="David" w:eastAsia="David" w:hAnsi="David"/>
            <w:b w:val="false"/>
            <w:bCs w:val="false"/>
            <w:sz w:val="24"/>
            <w:szCs w:val="24"/>
            <w:rtl/>
          </w:rPr>
          <w:t xml:space="preserve"> עם זאת, [להשלים: כיצד נודע לאב מועד הלידה, למשל: האב נותר להתגורר באותו כפר ודבר הלידה נודע לו סמוך למועדה], ומועד הלידה זכור לו בזיקה ל______ [אירוע, חג או עונה חקלאית שאליהם קשור הזיכרון].</w:t>
        </w:r>
      </w:ins>
      <w:commentRangeEnd w:id="0"/>
      <w:r>
        <w:rPr>
          <w:rStyle w:val="CommentReference"/>
        </w:rPr>
        <w:commentReference w:id="0"/>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אמו של המבקש נפטרה בהיותו כבן 7 שנים. בעקבות כך גדל המבקש בבתי דודו, בנפרד מאביו ובנסיבות חיים לא קלות.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בשנת 1990 עלה המבקש ארצה יחד עם דודו. בעת קליטתו נרשם גילו במרשם האוכלוסין על דרך אומדן מנהלי, בהיעדר תעודת לידה. לפי הרישום, שנת לידתו היא 1976, ולפיו גילו כיום 50 שנים בלבד (להלן: "הגיל הרשום").</w:t>
      </w:r>
      <w:commentRangeStart w:id="5"/>
      <w:ins w:id="102" w:author="Claude" w:date="2026-09-15T00:00:00Z">
        <w:r>
          <w:rPr>
            <w:rFonts w:ascii="David" w:cs="David" w:eastAsia="David" w:hAnsi="David"/>
            <w:b w:val="false"/>
            <w:bCs w:val="false"/>
            <w:sz w:val="24"/>
            <w:szCs w:val="24"/>
            <w:rtl/>
          </w:rPr>
          <w:t xml:space="preserve"> הרישום נעשה על יסוד הערכתם של הגורמים הקולטים בלבד, בלא כל מסמך, והמבקש, שלא ידע אז קרוא וכתוב בעברית ולא הכיר את הלוח הלועזי, לא היה מסוגל לעמוד על הטעות. [להשלים לפי תצהיר הדוד: מי מסר את הגיל בעת הרישום וכיצד נאמד]</w:t>
        </w:r>
      </w:ins>
      <w:commentRangeEnd w:id="5"/>
      <w:r>
        <w:rPr>
          <w:rStyle w:val="CommentReference"/>
        </w:rPr>
        <w:commentReference w:id="5"/>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יודגש כי הגיל הרשום נקבע באופן מנהלי בעת הקליטה בלבד, ולא נקבע מעולם בפסק דין לפי חוק קביעת גיל, ולא הוגשה בעבר בקשה כלשהי לקביעת גילו</w:t>
      </w:r>
      <w:ins w:id="103" w:author="Claude" w:date="2026-09-15T00:00:00Z">
        <w:r>
          <w:rPr>
            <w:rFonts w:ascii="David" w:cs="David" w:eastAsia="David" w:hAnsi="David"/>
            <w:b w:val="false"/>
            <w:bCs w:val="false"/>
            <w:sz w:val="24"/>
            <w:szCs w:val="24"/>
            <w:rtl/>
          </w:rPr>
          <w:t xml:space="preserve">, והמבקש אף לא פנה בעבר לרשות האוכלוסין וההגירה בבקשה לתיקון פרט הלידה [לוודא עם הלקוח]</w:t>
        </w:r>
      </w:ins>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אביו של המבקש עלה ארצה בשנת 1992, ומתגורר כיום עם משפחתו במגדל העמק. את אביו פגש המבקש שנים לאחר עלייתו, </w:t>
      </w:r>
      <w:del w:id="104" w:author="Claude" w:date="2026-09-15T00:00:00Z">
        <w:r>
          <w:rPr>
            <w:rFonts w:ascii="David" w:cs="David" w:eastAsia="David" w:hAnsi="David"/>
            <w:b w:val="false"/>
            <w:bCs w:val="false"/>
            <w:sz w:val="24"/>
            <w:szCs w:val="24"/>
            <w:rtl/>
          </w:rPr>
          <w:delText xml:space="preserve">בפעם הראשונה מאז לידתו.</w:delText>
        </w:r>
      </w:del>
      <w:ins w:id="105" w:author="Claude" w:date="2026-09-15T00:00:00Z">
        <w:r>
          <w:rPr>
            <w:rFonts w:ascii="David" w:cs="David" w:eastAsia="David" w:hAnsi="David"/>
            <w:b w:val="false"/>
            <w:bCs w:val="false"/>
            <w:sz w:val="24"/>
            <w:szCs w:val="24"/>
            <w:rtl/>
          </w:rPr>
          <w:t xml:space="preserve">לראשונה מאז [להשלים: לידתו / ילדותו המוקדמת, בהתאם לעובדות]. אף שהאב שוהה בישראל משנת 1992, הוא לא היה מעורב ברישומו של המבקש בעת הקליטה ולא ידע כי נרשם כיליד 1976, ו[להשלים: מדוע לא עלה העניין קודם לכן, למשל: הקשר בין השניים חודש רק בהדרגה ושאלת הגיל לא עלתה עד לשיחה המתוארת להלן].</w:t>
        </w:r>
      </w:ins>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הוא בנו הבכור של האב ובנו היחיד מנישואיו הראשונים; לאב שמונה ילדים נוספים מאישה שנשא בשנית, וכולם נולדו לאחר המבקש. בהיותו הבכור והבן היחיד מן הנישואים הראשונים, זכורה לאב שנת לידת המבקש בבירור ובוודאות – שנת 1962 לפי הלוח האתיופי, שהם שנת 1970 לפי הלוח הגרגוריאני (הלועזי) – ולא שנת 1976 שנרשמה בישראל על דרך אומדן.</w:t>
      </w:r>
    </w:p>
    <w:p>
      <w:pPr>
        <w:pStyle w:val="ListParagraph"/>
        <w:numPr>
          <w:ilvl w:val="0"/>
          <w:numId w:val="2"/>
        </w:numPr>
        <w:bidi/>
        <w:spacing w:after="120" w:line="360" w:lineRule="auto"/>
        <w:jc w:val="both"/>
      </w:pPr>
      <w:commentRangeStart w:id="1"/>
      <w:r>
        <w:rPr>
          <w:rFonts w:ascii="David" w:cs="David" w:eastAsia="David" w:hAnsi="David"/>
          <w:b w:val="false"/>
          <w:bCs w:val="false"/>
          <w:sz w:val="24"/>
          <w:szCs w:val="24"/>
          <w:rtl/>
        </w:rPr>
        <w:t xml:space="preserve">המבקש לא ידע את גילו האמיתי עד ערב אחד, לפני כשמונה חודשים, שבו ישבו יחד המבקש, אביו ואחיו ושוחחו בנושאים שונים. משעלה עניין הגיל, ציינו אחיו – האחד, מר צגייה גנטו, יליד 1971, והשני יליד 1975 – כי המבקש צעיר מהם. או-אז צחק האב צחוק מריר, קרא למבקש הצדה, וגילה לו כי נולד בשנת 1970 וכי הוא הבכור מכל האחים.</w:t>
      </w:r>
      <w:commentRangeEnd w:id="1"/>
      <w:r>
        <w:rPr>
          <w:rStyle w:val="CommentReference"/>
        </w:rPr>
        <w:commentReference w:id="1"/>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זאת ועוד, מן הרישום הרשמי מתחייבת תוצאה שאין הדעת סובלתה: המבקש, שהוא הבכור, רשום כצעיר מאחיו שנולדו אחריו (ילידי 1971 ו-1975), שכן נרשם כיליד 1976. פער זה, הגלוי על פני הדברים, מלמד אף הוא כי שנת הלידה שנרשמה למבקש שגויה.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גילוי זה בא למבקש בהפתעה, שכן עד אותה עת הסתמך בתום לב על הרישום הרשמי. מששמע את דבר אביו, פעל המבקש להוצאת תעודת לידה רשמית מאתיופיה</w:t>
      </w:r>
      <w:del w:id="107" w:author="Claude" w:date="2026-09-15T00:00:00Z">
        <w:r>
          <w:rPr>
            <w:rFonts w:ascii="David" w:cs="David" w:eastAsia="David" w:hAnsi="David"/>
            <w:b w:val="false"/>
            <w:bCs w:val="false"/>
            <w:sz w:val="24"/>
            <w:szCs w:val="24"/>
            <w:rtl/>
          </w:rPr>
          <w:delText xml:space="preserve"> כדין, אשר תורגמה וצורפה לבקשה זו.</w:delText>
        </w:r>
      </w:del>
      <w:ins w:id="108" w:author="Claude" w:date="2026-09-15T00:00:00Z">
        <w:r>
          <w:rPr>
            <w:rFonts w:ascii="David" w:cs="David" w:eastAsia="David" w:hAnsi="David"/>
            <w:b w:val="false"/>
            <w:bCs w:val="false"/>
            <w:sz w:val="24"/>
            <w:szCs w:val="24"/>
            <w:rtl/>
          </w:rPr>
          <w:t xml:space="preserve">. התעודה הונפקה ביום ______ על ידי ______ [הרשות המנפיקה], על יסוד ______ [הבסיס לרישום המאוחר: הצהרת האב, עדים או רישום כנסייתי], אומתה באימות קונסולרי כדין (אתיופיה אינה צד לאמנת האפוסטיל), תורגמה לעברית בתרגום נוטריוני וצורפה לבקשה זו.</w:t>
        </w:r>
      </w:ins>
    </w:p>
    <w:p>
      <w:pPr>
        <w:pStyle w:val="ListParagraph"/>
        <w:numPr>
          <w:ilvl w:val="0"/>
          <w:numId w:val="2"/>
        </w:numPr>
        <w:bidi/>
        <w:spacing w:after="120" w:line="360" w:lineRule="auto"/>
        <w:jc w:val="both"/>
        <w:rPr>
          <w:ins w:id="109" w:author="Claude" w:date="2026-09-15T00:00:00Z"/>
        </w:rPr>
      </w:pPr>
      <w:ins w:id="110" w:author="Claude" w:date="2026-09-15T00:00:00Z">
        <w:r>
          <w:rPr>
            <w:rFonts w:ascii="David" w:cs="David" w:eastAsia="David" w:hAnsi="David"/>
            <w:b w:val="false"/>
            <w:bCs w:val="false"/>
            <w:sz w:val="24"/>
            <w:szCs w:val="24"/>
            <w:rtl/>
          </w:rPr>
          <w:t xml:space="preserve">יובהר כי המבקש אינו עותר במסגרת בקשה זו לכל סעד כספי או להטבה כלשהי, ומבוקשו הוא אך כי הרישום הרשמי ישקף את גילו האמיתי. [ככל שקיים צורך מעשי בתיקון, כגון לעניין זכויות פנסיוניות או ביטוח לאומי, מומלץ לציינו כאן בגלוי ובקצרה]</w:t>
        </w:r>
      </w:ins>
    </w:p>
    <w:p>
      <w:pPr>
        <w:bidi/>
        <w:spacing w:after="120" w:before="240" w:line="360" w:lineRule="auto"/>
        <w:jc w:val="start"/>
      </w:pPr>
      <w:r>
        <w:rPr>
          <w:rFonts w:ascii="David" w:cs="David" w:eastAsia="David" w:hAnsi="David"/>
          <w:b/>
          <w:bCs/>
          <w:sz w:val="24"/>
          <w:szCs w:val="24"/>
          <w:u w:val="single"/>
          <w:rtl/>
        </w:rPr>
        <w:t xml:space="preserve">הראיות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לתמיכה בעובדות המפורטות לעיל מצורף </w:t>
      </w:r>
      <w:r>
        <w:rPr>
          <w:rFonts w:ascii="David" w:cs="David" w:eastAsia="David" w:hAnsi="David"/>
          <w:b/>
          <w:bCs/>
          <w:sz w:val="24"/>
          <w:szCs w:val="24"/>
          <w:rtl/>
        </w:rPr>
        <w:t xml:space="preserve">תצהיר המבקש</w:t>
      </w:r>
      <w:r>
        <w:rPr>
          <w:rFonts w:ascii="David" w:cs="David" w:eastAsia="David" w:hAnsi="David"/>
          <w:b w:val="false"/>
          <w:bCs w:val="false"/>
          <w:sz w:val="24"/>
          <w:szCs w:val="24"/>
          <w:rtl/>
        </w:rPr>
        <w:t xml:space="preserve">, המסומן </w:t>
      </w:r>
      <w:r>
        <w:rPr>
          <w:rFonts w:ascii="David" w:cs="David" w:eastAsia="David" w:hAnsi="David"/>
          <w:b/>
          <w:bCs/>
          <w:sz w:val="24"/>
          <w:szCs w:val="24"/>
          <w:rtl/>
        </w:rPr>
        <w:t xml:space="preserve">נספח א'</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כן מצורף </w:t>
      </w:r>
      <w:r>
        <w:rPr>
          <w:rFonts w:ascii="David" w:cs="David" w:eastAsia="David" w:hAnsi="David"/>
          <w:b/>
          <w:bCs/>
          <w:sz w:val="24"/>
          <w:szCs w:val="24"/>
          <w:rtl/>
        </w:rPr>
        <w:t xml:space="preserve">תצהיר אביו של המבקש</w:t>
      </w:r>
      <w:commentRangeStart w:id="2"/>
      <w:r>
        <w:rPr>
          <w:rFonts w:ascii="David" w:cs="David" w:eastAsia="David" w:hAnsi="David"/>
          <w:b w:val="false"/>
          <w:bCs w:val="false"/>
          <w:sz w:val="24"/>
          <w:szCs w:val="24"/>
          <w:rtl/>
        </w:rPr>
        <w:t xml:space="preserve">, מר ביינה צגייה, ת.ז. ______________, הזוכר את מועד לידת המבקש בהיותו בנו הבכור, והמסומן </w:t>
      </w:r>
      <w:commentRangeEnd w:id="2"/>
      <w:r>
        <w:rPr>
          <w:rStyle w:val="CommentReference"/>
        </w:rPr>
        <w:commentReference w:id="2"/>
      </w:r>
      <w:r>
        <w:rPr>
          <w:rFonts w:ascii="David" w:cs="David" w:eastAsia="David" w:hAnsi="David"/>
          <w:b/>
          <w:bCs/>
          <w:sz w:val="24"/>
          <w:szCs w:val="24"/>
          <w:rtl/>
        </w:rPr>
        <w:t xml:space="preserve">נספח ב'</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כן מצורפת </w:t>
      </w:r>
      <w:r>
        <w:rPr>
          <w:rFonts w:ascii="David" w:cs="David" w:eastAsia="David" w:hAnsi="David"/>
          <w:b/>
          <w:bCs/>
          <w:sz w:val="24"/>
          <w:szCs w:val="24"/>
          <w:rtl/>
        </w:rPr>
        <w:t xml:space="preserve">תעודת לידה רשמית מאתיופיה</w:t>
      </w:r>
      <w:r>
        <w:rPr>
          <w:rFonts w:ascii="David" w:cs="David" w:eastAsia="David" w:hAnsi="David"/>
          <w:b w:val="false"/>
          <w:bCs w:val="false"/>
          <w:sz w:val="24"/>
          <w:szCs w:val="24"/>
          <w:rtl/>
        </w:rPr>
        <w:t xml:space="preserve">, בצירוף תרגום נוטריוני לעברית ואימות </w:t>
      </w:r>
      <w:ins w:id="111" w:author="Claude" w:date="2026-09-15T00:00:00Z">
        <w:r>
          <w:rPr>
            <w:rFonts w:ascii="David" w:cs="David" w:eastAsia="David" w:hAnsi="David"/>
            <w:b w:val="false"/>
            <w:bCs w:val="false"/>
            <w:sz w:val="24"/>
            <w:szCs w:val="24"/>
            <w:rtl/>
          </w:rPr>
          <w:t xml:space="preserve">קונסולרי </w:t>
        </w:r>
      </w:ins>
      <w:r>
        <w:rPr>
          <w:rFonts w:ascii="David" w:cs="David" w:eastAsia="David" w:hAnsi="David"/>
          <w:b w:val="false"/>
          <w:bCs w:val="false"/>
          <w:sz w:val="24"/>
          <w:szCs w:val="24"/>
          <w:rtl/>
        </w:rPr>
        <w:t xml:space="preserve">כדין, ולפיה נולד המבקש </w:t>
      </w:r>
      <w:del w:id="112" w:author="Claude" w:date="2026-09-15T00:00:00Z">
        <w:r>
          <w:rPr>
            <w:rFonts w:ascii="David" w:cs="David" w:eastAsia="David" w:hAnsi="David"/>
            <w:b w:val="false"/>
            <w:bCs w:val="false"/>
            <w:sz w:val="24"/>
            <w:szCs w:val="24"/>
            <w:rtl/>
          </w:rPr>
          <w:delText xml:space="preserve">בשנת 1970 (1962 לפי הלוח האתיופי)</w:delText>
        </w:r>
      </w:del>
      <w:commentRangeStart w:id="3"/>
      <w:ins w:id="113" w:author="Claude" w:date="2026-09-15T00:00:00Z">
        <w:r>
          <w:rPr>
            <w:rFonts w:ascii="David" w:cs="David" w:eastAsia="David" w:hAnsi="David"/>
            <w:b w:val="false"/>
            <w:bCs w:val="false"/>
            <w:sz w:val="24"/>
            <w:szCs w:val="24"/>
            <w:rtl/>
          </w:rPr>
          <w:t xml:space="preserve">ביום ______ 1970 (______ 1962 לפי הלוח האתיופי)</w:t>
        </w:r>
      </w:ins>
      <w:commentRangeEnd w:id="3"/>
      <w:r>
        <w:rPr>
          <w:rStyle w:val="CommentReference"/>
        </w:rPr>
        <w:commentReference w:id="3"/>
      </w:r>
      <w:r>
        <w:rPr>
          <w:rFonts w:ascii="David" w:cs="David" w:eastAsia="David" w:hAnsi="David"/>
          <w:b w:val="false"/>
          <w:bCs w:val="false"/>
          <w:sz w:val="24"/>
          <w:szCs w:val="24"/>
          <w:rtl/>
        </w:rPr>
        <w:t xml:space="preserve">, המסומנת </w:t>
      </w:r>
      <w:r>
        <w:rPr>
          <w:rFonts w:ascii="David" w:cs="David" w:eastAsia="David" w:hAnsi="David"/>
          <w:b/>
          <w:bCs/>
          <w:sz w:val="24"/>
          <w:szCs w:val="24"/>
          <w:rtl/>
        </w:rPr>
        <w:t xml:space="preserve">נספח ג'</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כן מצורף </w:t>
      </w:r>
      <w:r>
        <w:rPr>
          <w:rFonts w:ascii="David" w:cs="David" w:eastAsia="David" w:hAnsi="David"/>
          <w:b/>
          <w:bCs/>
          <w:sz w:val="24"/>
          <w:szCs w:val="24"/>
          <w:rtl/>
        </w:rPr>
        <w:t xml:space="preserve">צילום תעודת הזהות של אחיו הצעיר של המבקש</w:t>
      </w:r>
      <w:r>
        <w:rPr>
          <w:rFonts w:ascii="David" w:cs="David" w:eastAsia="David" w:hAnsi="David"/>
          <w:b w:val="false"/>
          <w:bCs w:val="false"/>
          <w:sz w:val="24"/>
          <w:szCs w:val="24"/>
          <w:rtl/>
        </w:rPr>
        <w:t xml:space="preserve">, שממנו עולה כי הוא רשום כמבוגר מן המבקש – בעוד שלמעשה המבקש הוא הבכור – המסומן </w:t>
      </w:r>
      <w:r>
        <w:rPr>
          <w:rFonts w:ascii="David" w:cs="David" w:eastAsia="David" w:hAnsi="David"/>
          <w:b/>
          <w:bCs/>
          <w:sz w:val="24"/>
          <w:szCs w:val="24"/>
          <w:rtl/>
        </w:rPr>
        <w:t xml:space="preserve">נספח ד'</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rPr>
          <w:ins w:id="114" w:author="Claude" w:date="2026-09-15T00:00:00Z"/>
        </w:rPr>
      </w:pPr>
      <w:ins w:id="115" w:author="Claude" w:date="2026-09-15T00:00:00Z">
        <w:r>
          <w:rPr>
            <w:rFonts w:ascii="David" w:cs="David" w:eastAsia="David" w:hAnsi="David"/>
            <w:b w:val="false"/>
            <w:bCs w:val="false"/>
            <w:sz w:val="24"/>
            <w:szCs w:val="24"/>
            <w:rtl/>
          </w:rPr>
          <w:t xml:space="preserve">כן מצורף </w:t>
        </w:r>
        <w:r>
          <w:rPr>
            <w:rFonts w:ascii="David" w:cs="David" w:eastAsia="David" w:hAnsi="David"/>
            <w:b/>
            <w:bCs/>
            <w:sz w:val="24"/>
            <w:szCs w:val="24"/>
            <w:rtl/>
          </w:rPr>
          <w:t xml:space="preserve">תצהיר דודו של המבקש</w:t>
        </w:r>
        <w:r>
          <w:rPr>
            <w:rFonts w:ascii="David" w:cs="David" w:eastAsia="David" w:hAnsi="David"/>
            <w:b w:val="false"/>
            <w:bCs w:val="false"/>
            <w:sz w:val="24"/>
            <w:szCs w:val="24"/>
            <w:rtl/>
          </w:rPr>
          <w:t xml:space="preserve">, מר ______, ת.ז. ______, שעמו עלה המבקש ארצה בשנת 1990 ואשר נכח בעת רישומו במרשם האוכלוסין, המסומן </w:t>
        </w:r>
        <w:r>
          <w:rPr>
            <w:rFonts w:ascii="David" w:cs="David" w:eastAsia="David" w:hAnsi="David"/>
            <w:b/>
            <w:bCs/>
            <w:sz w:val="24"/>
            <w:szCs w:val="24"/>
            <w:rtl/>
          </w:rPr>
          <w:t xml:space="preserve">נספח ה'</w:t>
        </w:r>
        <w:r>
          <w:rPr>
            <w:rFonts w:ascii="David" w:cs="David" w:eastAsia="David" w:hAnsi="David"/>
            <w:b w:val="false"/>
            <w:bCs w:val="false"/>
            <w:sz w:val="24"/>
            <w:szCs w:val="24"/>
            <w:rtl/>
          </w:rPr>
          <w:t xml:space="preserve">.</w:t>
        </w:r>
      </w:ins>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התצהירים המצורפים משמשים אף לאימות העובדות המפורטות בבקשה זו.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שומר על זכותו להגיש ראיות נוספות ולזמן עדים, ובכלל זה בני משפחה נוספים, מסמכי עלייה וכל אסמכתה רלוונטית אחרת, ככל שיידרש.</w:t>
      </w:r>
    </w:p>
    <w:p>
      <w:pPr>
        <w:bidi/>
        <w:spacing w:after="120" w:before="240" w:line="360" w:lineRule="auto"/>
        <w:jc w:val="start"/>
      </w:pPr>
      <w:r>
        <w:rPr>
          <w:rFonts w:ascii="David" w:cs="David" w:eastAsia="David" w:hAnsi="David"/>
          <w:b/>
          <w:bCs/>
          <w:sz w:val="24"/>
          <w:szCs w:val="24"/>
          <w:u w:val="single"/>
          <w:rtl/>
        </w:rPr>
        <w:t xml:space="preserve">המסגרת המשפטית וסמכות בית המשפט</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חוק קביעת גיל, התשכ"ד–1963, מסמיך את בית המשפט ליתן פסק דין הצהרתי הקובע את גילו של אדם, מקום בו גילו אינו ידוע או שנוי במחלוקת.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הסמכות העניינית לדון בתובענה לקביעת גיל נתונה לבית המשפט לענייני משפחה, בהתאם ל</w:t>
      </w:r>
      <w:ins w:id="116" w:author="Claude" w:date="2026-09-15T00:00:00Z">
        <w:r>
          <w:rPr>
            <w:rFonts w:ascii="David" w:cs="David" w:eastAsia="David" w:hAnsi="David"/>
            <w:b w:val="false"/>
            <w:bCs w:val="false"/>
            <w:sz w:val="24"/>
            <w:szCs w:val="24"/>
            <w:rtl/>
          </w:rPr>
          <w:t xml:space="preserve">סעיף 1(6) ל</w:t>
        </w:r>
      </w:ins>
      <w:r>
        <w:rPr>
          <w:rFonts w:ascii="David" w:cs="David" w:eastAsia="David" w:hAnsi="David"/>
          <w:b w:val="false"/>
          <w:bCs w:val="false"/>
          <w:sz w:val="24"/>
          <w:szCs w:val="24"/>
          <w:rtl/>
        </w:rPr>
        <w:t xml:space="preserve">חוק בית המשפט לענייני משפחה, התשנ"ה–1995, שלפיו תובענה לפי חוק קביעת גיל נמנית עם ענייני המשפחה שבסמכותו. הואיל והמבקש מתגורר בתחום השיפוט של בית משפט נכבד זה, נתונה לו אף הסמכות המקומית.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הואיל וגילו של המבקש נרשם במרשם על דרך אומדן מנהלי ולא נקבע מעולם בפסק דין, אין המדובר בבקשה לשינוי קביעת גיל קודמת של בית משפט </w:t>
      </w:r>
      <w:del w:id="117" w:author="Claude" w:date="2026-09-15T00:00:00Z">
        <w:r>
          <w:rPr>
            <w:rFonts w:ascii="David" w:cs="David" w:eastAsia="David" w:hAnsi="David"/>
            <w:b w:val="false"/>
            <w:bCs w:val="false"/>
            <w:sz w:val="24"/>
            <w:szCs w:val="24"/>
            <w:rtl/>
          </w:rPr>
          <w:delText xml:space="preserve">(המצויה בסמכות בית המשפט המחוזי ומותנית בטעמים מיוחדים)</w:delText>
        </w:r>
      </w:del>
      <w:ins w:id="118" w:author="Claude" w:date="2026-09-15T00:00:00Z">
        <w:r>
          <w:rPr>
            <w:rFonts w:ascii="David" w:cs="David" w:eastAsia="David" w:hAnsi="David"/>
            <w:b w:val="false"/>
            <w:bCs w:val="false"/>
            <w:sz w:val="24"/>
            <w:szCs w:val="24"/>
            <w:rtl/>
          </w:rPr>
          <w:t xml:space="preserve">(הנתונה לבית המשפט שנתן את פסק הדין)</w:t>
        </w:r>
      </w:ins>
      <w:r>
        <w:rPr>
          <w:rFonts w:ascii="David" w:cs="David" w:eastAsia="David" w:hAnsi="David"/>
          <w:b w:val="false"/>
          <w:bCs w:val="false"/>
          <w:sz w:val="24"/>
          <w:szCs w:val="24"/>
          <w:rtl/>
        </w:rPr>
        <w:t xml:space="preserve">, כי אם בקביעת גיל ראשונה – המצויה בסמכותו של בית משפט נכבד זה.</w:t>
      </w:r>
    </w:p>
    <w:p>
      <w:pPr>
        <w:pStyle w:val="ListParagraph"/>
        <w:numPr>
          <w:ilvl w:val="0"/>
          <w:numId w:val="2"/>
        </w:numPr>
        <w:bidi/>
        <w:spacing w:after="120" w:line="360" w:lineRule="auto"/>
        <w:jc w:val="both"/>
      </w:pPr>
      <w:commentRangeStart w:id="4"/>
      <w:r>
        <w:rPr>
          <w:rFonts w:ascii="David" w:cs="David" w:eastAsia="David" w:hAnsi="David"/>
          <w:b w:val="false"/>
          <w:bCs w:val="false"/>
          <w:sz w:val="24"/>
          <w:szCs w:val="24"/>
          <w:rtl/>
        </w:rPr>
        <w:t xml:space="preserve">בהתאם לסעיף 5 לחוק קביעת גיל, בבואו לקבוע את גילו של אדם אין בית המשפט כפוף לדיני הראיות, והוא רשאי לסטות מהם אם ראה צורך בכך לשם גילוי האמת ועשיית צדק. במקרה דנן מוצדק להעדיף את הראיות הפוזיטיביות שהובאו – עדותו הישירה של האב, הזוכר את מועד לידת בנו בכורו, ותעודת הלידה הרשמית מאתיופיה – על פני רישום מנהלי גרידא, שנעשה בעת הקליטה על דרך אומדן, ללא כל מסמך ועל יסוד השערה בלבד.</w:t>
      </w:r>
      <w:commentRangeEnd w:id="4"/>
      <w:r>
        <w:rPr>
          <w:rStyle w:val="CommentReference"/>
        </w:rPr>
        <w:commentReference w:id="4"/>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קביעת בית המשפט תירשם במרשם האוכלוסין בהתאם לחוק מרשם האוכלוסין, התשכ"ה–1965, ותשמש יסוד לתיקון מועד הלידה, הגיל ותעודת הזהות של המבקש.</w:t>
      </w:r>
    </w:p>
    <w:p>
      <w:pPr>
        <w:bidi/>
        <w:spacing w:after="120" w:before="240" w:line="360" w:lineRule="auto"/>
        <w:jc w:val="start"/>
      </w:pPr>
      <w:r>
        <w:rPr>
          <w:rFonts w:ascii="David" w:cs="David" w:eastAsia="David" w:hAnsi="David"/>
          <w:b/>
          <w:bCs/>
          <w:sz w:val="24"/>
          <w:szCs w:val="24"/>
          <w:u w:val="single"/>
          <w:rtl/>
        </w:rPr>
        <w:t xml:space="preserve">הסעד המבוקש</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אשר על כן, מתבקש בית המשפט הנכבד:</w:t>
      </w:r>
    </w:p>
    <w:p>
      <w:pPr>
        <w:bidi/>
        <w:spacing w:after="120" w:before="0" w:line="360" w:lineRule="auto"/>
        <w:ind w:left="900" w:hanging="340"/>
        <w:jc w:val="both"/>
      </w:pPr>
      <w:r>
        <w:rPr>
          <w:rFonts w:ascii="David" w:cs="David" w:eastAsia="David" w:hAnsi="David"/>
          <w:b w:val="false"/>
          <w:bCs w:val="false"/>
          <w:sz w:val="24"/>
          <w:szCs w:val="24"/>
          <w:rtl/>
        </w:rPr>
        <w:t xml:space="preserve">א.	לקבוע, בפסק דין הצהרתי, כי </w:t>
      </w:r>
      <w:del w:id="119" w:author="Claude" w:date="2026-09-15T00:00:00Z">
        <w:r>
          <w:rPr>
            <w:rFonts w:ascii="David" w:cs="David" w:eastAsia="David" w:hAnsi="David"/>
            <w:b w:val="false"/>
            <w:bCs w:val="false"/>
            <w:sz w:val="24"/>
            <w:szCs w:val="24"/>
            <w:rtl/>
          </w:rPr>
          <w:delText xml:space="preserve">שנת לידתו הנכונה של המבקש היא 1970 (שנת 1962 לפי הלוח האתיופי), וכי מועד לידתו המדויק הוא כמפורט בתעודת הלידה הרשמית (נספח ג'), חלף שנת הלידה הרשומה 1976 (שממנה גילו הרשום 50 שנים).</w:delText>
        </w:r>
      </w:del>
      <w:ins w:id="120" w:author="Claude" w:date="2026-09-15T00:00:00Z">
        <w:r>
          <w:rPr>
            <w:rFonts w:ascii="David" w:cs="David" w:eastAsia="David" w:hAnsi="David"/>
            <w:b w:val="false"/>
            <w:bCs w:val="false"/>
            <w:sz w:val="24"/>
            <w:szCs w:val="24"/>
            <w:rtl/>
          </w:rPr>
          <w:t xml:space="preserve">מועד לידתו הנכון של המבקש הוא יום ______ 1970 (______ 1962 לפי הלוח האתיופי), כמפורט בתעודת הלידה הרשמית (נספח ג'), חלף מועד הלידה הרשום ______ 1976.</w:t>
        </w:r>
      </w:ins>
    </w:p>
    <w:p>
      <w:pPr>
        <w:bidi/>
        <w:spacing w:after="120" w:before="0" w:line="360" w:lineRule="auto"/>
        <w:ind w:left="900" w:hanging="340"/>
        <w:jc w:val="both"/>
      </w:pPr>
      <w:r>
        <w:rPr>
          <w:rFonts w:ascii="David" w:cs="David" w:eastAsia="David" w:hAnsi="David"/>
          <w:b w:val="false"/>
          <w:bCs w:val="false"/>
          <w:sz w:val="24"/>
          <w:szCs w:val="24"/>
          <w:rtl/>
        </w:rPr>
        <w:t xml:space="preserve">ב.	להורות לפקיד הרישום במשרד הפנים – רשות האוכלוסין וההגירה לתקן בהתאם את מועד לידתו וגילו של המבקש במרשם האוכלוסין ובתעודת הזהות.</w:t>
      </w:r>
    </w:p>
    <w:p>
      <w:pPr>
        <w:bidi/>
        <w:spacing w:after="120" w:before="0" w:line="360" w:lineRule="auto"/>
        <w:ind w:left="900" w:hanging="340"/>
        <w:jc w:val="both"/>
      </w:pPr>
      <w:r>
        <w:rPr>
          <w:rFonts w:ascii="David" w:cs="David" w:eastAsia="David" w:hAnsi="David"/>
          <w:b w:val="false"/>
          <w:bCs w:val="false"/>
          <w:sz w:val="24"/>
          <w:szCs w:val="24"/>
          <w:rtl/>
        </w:rPr>
        <w:t xml:space="preserve">ג.	ליתן כל סעד אחר ונוסף שימצא בית המשפט לנכון וצודק בנסיבות העניין.</w:t>
      </w:r>
    </w:p>
    <w:p>
      <w:pPr>
        <w:bidi/>
        <w:spacing w:after="240" w:line="360" w:lineRule="auto"/>
      </w:pPr>
      <w:r>
        <w:rPr>
          <w:rFonts w:ascii="David" w:cs="David" w:eastAsia="David" w:hAnsi="David"/>
          <w:b w:val="false"/>
          <w:bCs w:val="false"/>
          <w:sz w:val="24"/>
          <w:szCs w:val="24"/>
          <w:rtl/>
        </w:rPr>
        <w:t xml:space="preserve"/>
      </w:r>
    </w:p>
    <w:p>
      <w:pPr>
        <w:bidi/>
        <w:spacing w:after="200" w:before="0" w:line="360" w:lineRule="auto"/>
        <w:jc w:val="start"/>
      </w:pPr>
      <w:r>
        <w:rPr>
          <w:rFonts w:ascii="David" w:cs="David" w:eastAsia="David" w:hAnsi="David"/>
          <w:b w:val="false"/>
          <w:bCs w:val="false"/>
          <w:sz w:val="24"/>
          <w:szCs w:val="24"/>
          <w:rtl/>
        </w:rPr>
        <w:t xml:space="preserve">תאריך: ______________</w:t>
      </w: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עו"ד</w:t>
      </w:r>
    </w:p>
    <w:p>
      <w:pPr>
        <w:bidi/>
        <w:spacing w:after="0" w:before="0" w:line="360" w:lineRule="auto"/>
        <w:jc w:val="center"/>
      </w:pPr>
      <w:r>
        <w:rPr>
          <w:rFonts w:ascii="David" w:cs="David" w:eastAsia="David" w:hAnsi="David"/>
          <w:b w:val="false"/>
          <w:bCs w:val="false"/>
          <w:sz w:val="24"/>
          <w:szCs w:val="24"/>
          <w:rtl/>
        </w:rPr>
        <w:t xml:space="preserve">ב"כ המבקש</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9-15T12:25:40Z" w:initials="C">
    <w:p w14:paraId="5AA5BF00" w14:textId="77777777">
      <w:r>
        <w:rPr>
          <w:rStyle w:val="CommentReference"/>
        </w:rPr>
        <w:annotationRef/>
      </w:r>
      <w:r>
        <w:rPr>
          <w:color w:val="000000"/>
          <w:sz w:val="20"/>
          <w:szCs w:val="20"/>
        </w:rPr>
        <w:t xml:space="preserve">הבקשה עצמה אומרת שהאב נפרד מהאם בחודש החמישי להריון. חובה להסביר כיצד ידוע לאב מועד הלידה ולעגן את הזיכרון באירוע (חג, עונה, אירוע כפרי). לתאם עם תצהיר האב.</w:t>
      </w:r>
    </w:p>
  </w:comment>
  <w:comment w:id="1" w:author="Claude" w:date="2026-09-15T12:25:40Z" w:initials="C">
    <w:p w14:paraId="12616A57" w14:textId="77777777">
      <w:r>
        <w:rPr>
          <w:rStyle w:val="CommentReference"/>
        </w:rPr>
        <w:annotationRef/>
      </w:r>
      <w:r>
        <w:rPr>
          <w:color w:val="000000"/>
          <w:sz w:val="20"/>
          <w:szCs w:val="20"/>
        </w:rPr>
        <w:t xml:space="preserve">לוודא התאמת שמות: האח מכונה 'צגייה גנטו' ואילו האב 'ביינה צגייה'. לפי מוסכמות השמות האתיופיות, בנו של ביינה צפוי לשאת 'ביינה' כשם שני. לוודא שהשמות בבקשה, בתצהירים, בתעודות הזהות ובתעודת הלידה תואמים, ולהסביר כל פער.</w:t>
      </w:r>
    </w:p>
  </w:comment>
  <w:comment w:id="2" w:author="Claude" w:date="2026-09-15T12:25:40Z" w:initials="C">
    <w:p w14:paraId="334CC111" w14:textId="77777777">
      <w:r>
        <w:rPr>
          <w:rStyle w:val="CommentReference"/>
        </w:rPr>
        <w:annotationRef/>
      </w:r>
      <w:r>
        <w:rPr>
          <w:color w:val="000000"/>
          <w:sz w:val="20"/>
          <w:szCs w:val="20"/>
        </w:rPr>
        <w:t xml:space="preserve">להשלים ת.ז. אמיתית של האב. בנוסח שנשלח בצ'אט הופיע 121121121, שאינו מספר תקין.</w:t>
      </w:r>
    </w:p>
  </w:comment>
  <w:comment w:id="3" w:author="Claude" w:date="2026-09-15T12:25:41Z" w:initials="C">
    <w:p w14:paraId="20A3242C" w14:textId="77777777">
      <w:r>
        <w:rPr>
          <w:rStyle w:val="CommentReference"/>
        </w:rPr>
        <w:annotationRef/>
      </w:r>
      <w:r>
        <w:rPr>
          <w:color w:val="000000"/>
          <w:sz w:val="20"/>
          <w:szCs w:val="20"/>
        </w:rPr>
        <w:t xml:space="preserve">השנה האתיופית 1962 מתחילה ב-11.9.1969 ומסתיימת ב-10.9.1970. אם התאריך בתעודה נופל בחודשים ספטמבר עד דצמבר של השנה האתיופית, שנת הלידה הלועזית היא 1969 ולא 1970. לבדוק את התאריך המדויק בתעודה לפני השלמת הבקשה.</w:t>
      </w:r>
    </w:p>
  </w:comment>
  <w:comment w:id="4" w:author="Claude" w:date="2026-09-15T12:25:41Z" w:initials="C">
    <w:p w14:paraId="5F4EC936" w14:textId="77777777">
      <w:r>
        <w:rPr>
          <w:rStyle w:val="CommentReference"/>
        </w:rPr>
        <w:annotationRef/>
      </w:r>
      <w:r>
        <w:rPr>
          <w:color w:val="000000"/>
          <w:sz w:val="20"/>
          <w:szCs w:val="20"/>
        </w:rPr>
        <w:t xml:space="preserve">לוודא את מספר הסעיף בחוק קביעת גיל המתיר סטייה מדיני הראיות לפני ההגשה.</w:t>
      </w:r>
    </w:p>
  </w:comment>
  <w:comment w:id="5" w:author="Claude" w:date="2026-09-15T12:25:41Z" w:initials="C">
    <w:p w14:paraId="3735996F" w14:textId="77777777">
      <w:r>
        <w:rPr>
          <w:rStyle w:val="CommentReference"/>
        </w:rPr>
        <w:annotationRef/>
      </w:r>
      <w:r>
        <w:rPr>
          <w:color w:val="000000"/>
          <w:sz w:val="20"/>
          <w:szCs w:val="20"/>
        </w:rPr>
        <w:t xml:space="preserve">פער של שש שנים בקליטה (בן 20 שנרשם כבן 14) יעורר שאלות על שירות צבאי, לימודים, נישואין וגיל הילדים. מומלץ להתייחס לכך כאן או בתצהיר ולצרף מסמכי עלייה.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A5BF00" w15:done="0"/>
  <w15:commentEx w15:paraId="12616A57" w15:done="0"/>
  <w15:commentEx w15:paraId="334CC111" w15:done="0"/>
  <w15:commentEx w15:paraId="20A3242C" w15:done="0"/>
  <w15:commentEx w15:paraId="5F4EC936" w15:done="0"/>
  <w15:commentEx w15:paraId="373599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9D3720E" w16cex:dateUtc="2026-09-15T12:25:40Z"/>
  <w16cex:commentExtensible w16cex:durableId="2E920C4D" w16cex:dateUtc="2026-09-15T12:25:40Z"/>
  <w16cex:commentExtensible w16cex:durableId="66358B02" w16cex:dateUtc="2026-09-15T12:25:40Z"/>
  <w16cex:commentExtensible w16cex:durableId="65815940" w16cex:dateUtc="2026-09-15T12:25:41Z"/>
  <w16cex:commentExtensible w16cex:durableId="392AA392" w16cex:dateUtc="2026-09-15T12:25:41Z"/>
  <w16cex:commentExtensible w16cex:durableId="74A9EF21" w16cex:dateUtc="2026-09-15T12:25: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A5BF00" w16cid:durableId="69D3720E"/>
  <w16cid:commentId w16cid:paraId="12616A57" w16cid:durableId="2E920C4D"/>
  <w16cid:commentId w16cid:paraId="334CC111" w16cid:durableId="66358B02"/>
  <w16cid:commentId w16cid:paraId="20A3242C" w16cid:durableId="65815940"/>
  <w16cid:commentId w16cid:paraId="5F4EC936" w16cid:durableId="392AA392"/>
  <w16cid:commentId w16cid:paraId="3735996F" w16cid:durableId="74A9EF2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בקשה לקביעת גיל</dc:title>
  <dc:creator>Legal DOCX</dc:creator>
  <cp:lastModifiedBy>Un-named</cp:lastModifiedBy>
  <cp:revision>1</cp:revision>
  <dcterms:created xsi:type="dcterms:W3CDTF">2026-08-18T11:41:14.764Z</dcterms:created>
  <dcterms:modified xsi:type="dcterms:W3CDTF">2026-08-18T11:41:14.764Z</dcterms:modified>
</cp:coreProperties>
</file>

<file path=docProps/custom.xml><?xml version="1.0" encoding="utf-8"?>
<Properties xmlns="http://schemas.openxmlformats.org/officeDocument/2006/custom-properties" xmlns:vt="http://schemas.openxmlformats.org/officeDocument/2006/docPropsVTypes"/>
</file>